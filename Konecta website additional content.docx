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8FDB5" w14:textId="10CECD82" w:rsidR="00A46465" w:rsidRPr="00A46465" w:rsidDel="005E4D7A" w:rsidRDefault="00A46465" w:rsidP="0CBFF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br/>
      </w:r>
      <w:r w:rsidRPr="00A46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· HERO</w:t>
      </w:r>
    </w:p>
    <w:p w14:paraId="4909CC6A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EYEBROW</w:t>
      </w:r>
    </w:p>
    <w:p w14:paraId="17F3D92C" w14:textId="5F902A0D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Africa's Leading Telecoms &amp; </w:t>
      </w:r>
      <w:r w:rsidR="005E4D7A">
        <w:rPr>
          <w:rFonts w:ascii="Times New Roman" w:eastAsia="Times New Roman" w:hAnsi="Times New Roman" w:cs="Times New Roman"/>
          <w:kern w:val="0"/>
          <w14:ligatures w14:val="none"/>
        </w:rPr>
        <w:t>Digital Infrastructure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 Consultancy</w:t>
      </w:r>
    </w:p>
    <w:p w14:paraId="00DF3E96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HEADLINE</w:t>
      </w:r>
    </w:p>
    <w:p w14:paraId="0F70AC8E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We Build Networks. We Power Data.</w:t>
      </w:r>
    </w:p>
    <w:p w14:paraId="70986F91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BODY COPY (Premium Consulting Tone)</w:t>
      </w:r>
    </w:p>
    <w:p w14:paraId="22FD0AEC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Africa's digital economy is expanding rapidly, yet the infrastructure required to support intelligent digital services remains uneven.</w:t>
      </w:r>
    </w:p>
    <w:p w14:paraId="6098B78E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Konecta helps organisations close this gap.</w:t>
      </w:r>
    </w:p>
    <w:p w14:paraId="5DC6A8C9" w14:textId="5E11A51E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We design and deploy telecommunications infrastructure while </w:t>
      </w:r>
      <w:r w:rsidR="004B0DA5">
        <w:rPr>
          <w:rFonts w:ascii="Times New Roman" w:eastAsia="Times New Roman" w:hAnsi="Times New Roman" w:cs="Times New Roman"/>
          <w:kern w:val="0"/>
          <w14:ligatures w14:val="none"/>
        </w:rPr>
        <w:t>developing</w:t>
      </w:r>
      <w:r w:rsidR="004B0DA5"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the intelligent data platforms that </w:t>
      </w:r>
      <w:r w:rsidR="004B0DA5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on top of it. Our work enables governments, enterprises, and operators to move beyond connectivity toward </w:t>
      </w:r>
      <w:r w:rsidRPr="00A464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digital ecosystems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461DEF" w14:textId="3A769C89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By combining telecoms engineering, cloud platforms, and advanced analytics, Konecta transforms networks into strategic assets</w:t>
      </w:r>
      <w:r w:rsidR="004B0DA5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 capable of generating insight, improving service delivery, and unlocking new revenue opportunities.</w:t>
      </w:r>
    </w:p>
    <w:p w14:paraId="01F7176B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Across Africa, our clients rely on Konecta to build the infrastructure that powers digital growth.</w:t>
      </w:r>
    </w:p>
    <w:p w14:paraId="7F4A232F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67D4E23">
          <v:rect id="Horizontal Line 26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A34AE92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STATS</w:t>
      </w:r>
    </w:p>
    <w:p w14:paraId="321A0868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12+ African Markets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br/>
        <w:t>Active deployments and strategic engagements across multiple African regions.</w:t>
      </w:r>
    </w:p>
    <w:p w14:paraId="2BC150CE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50+ Enterprise Clients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br/>
        <w:t>Trusted by enterprises, public sector organisations, and telecom operators.</w:t>
      </w:r>
    </w:p>
    <w:p w14:paraId="3245AC34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1 B-BBEE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br/>
        <w:t>Highest empowerment certification supporting inclusive economic participation.</w:t>
      </w:r>
    </w:p>
    <w:p w14:paraId="35EC17AA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Industry Platforms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br/>
        <w:t>Flagship technology events convening Africa's leading digital decision-makers.</w:t>
      </w:r>
    </w:p>
    <w:p w14:paraId="3D54A741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9D9100E">
          <v:rect id="Horizontal Line 27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45893EC" w14:textId="77777777" w:rsidR="00A46465" w:rsidRDefault="00A46465" w:rsidP="00A46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3A141ED" w14:textId="5D95BBF5" w:rsidR="00A46465" w:rsidRPr="00A46465" w:rsidRDefault="00A46465" w:rsidP="00A46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· PLATFORM</w:t>
      </w:r>
    </w:p>
    <w:p w14:paraId="0C6B0EB9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Network → Platform → Data → Value</w:t>
      </w:r>
    </w:p>
    <w:p w14:paraId="022078CC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EYEBROW</w:t>
      </w:r>
    </w:p>
    <w:p w14:paraId="32C6D651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How We Work</w:t>
      </w:r>
    </w:p>
    <w:p w14:paraId="1118C1B7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HEADLINE</w:t>
      </w:r>
    </w:p>
    <w:p w14:paraId="7DCC3D41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From Connectivity to Intelligence</w:t>
      </w:r>
    </w:p>
    <w:p w14:paraId="1F56D429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</w:t>
      </w:r>
    </w:p>
    <w:p w14:paraId="6115F1CC" w14:textId="71F5CCED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Most organisations treat connectivity as </w:t>
      </w:r>
      <w:r w:rsidR="0068225F" w:rsidRPr="0CBFF455">
        <w:rPr>
          <w:rFonts w:ascii="Times New Roman" w:eastAsia="Times New Roman" w:hAnsi="Times New Roman" w:cs="Times New Roman"/>
        </w:rPr>
        <w:t>basic</w:t>
      </w:r>
      <w:r w:rsidR="006822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infrastructure.</w:t>
      </w:r>
    </w:p>
    <w:p w14:paraId="21EA1533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Konecta treats it as the </w:t>
      </w:r>
      <w:r w:rsidRPr="00A464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of a digital intelligence platform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3C0332" w14:textId="0656CEB1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Our model integrates four layers</w:t>
      </w:r>
      <w:r w:rsidR="0068225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 network infrastructure, software platforms, data analytics, and value-added services</w:t>
      </w:r>
      <w:r w:rsidR="0068225F" w:rsidRPr="0CBFF455">
        <w:rPr>
          <w:rFonts w:ascii="Times New Roman" w:eastAsia="Times New Roman" w:hAnsi="Times New Roman" w:cs="Times New Roman"/>
        </w:rPr>
        <w:t>. Together</w:t>
      </w:r>
      <w:r w:rsidR="0068225F">
        <w:rPr>
          <w:rFonts w:ascii="Times New Roman" w:eastAsia="Times New Roman" w:hAnsi="Times New Roman" w:cs="Times New Roman"/>
          <w:kern w:val="0"/>
          <w14:ligatures w14:val="none"/>
        </w:rPr>
        <w:t xml:space="preserve"> these layers 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convert connectivity into insight, operational efficiency, and sustainable revenue.</w:t>
      </w:r>
    </w:p>
    <w:p w14:paraId="15535B73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C131A5E">
          <v:rect id="Horizontal Line 28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9E80CCA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</w:t>
      </w:r>
    </w:p>
    <w:p w14:paraId="163F7C33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the Network</w:t>
      </w:r>
    </w:p>
    <w:p w14:paraId="1C8C69B3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Every digital platform begins with reliable infrastructure.</w:t>
      </w:r>
    </w:p>
    <w:p w14:paraId="51BFC235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Konecta designs and deploys enterprise-grade telecommunications networks across corporate environments, municipalities, public venues, and community infrastructure.</w:t>
      </w:r>
    </w:p>
    <w:p w14:paraId="448A3E59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Our networks are engineered for resilience, performance, and scalability. More importantly, they are designed to support the data platforms and intelligent services that organisations increasingly rely on.</w:t>
      </w:r>
    </w:p>
    <w:p w14:paraId="0686C709" w14:textId="77777777" w:rsidR="00A46465" w:rsidRDefault="00000000" w:rsidP="00A46465">
      <w:pPr>
        <w:spacing w:after="0" w:line="240" w:lineRule="auto"/>
      </w:pPr>
      <w:r>
        <w:pict w14:anchorId="56B6AC5A">
          <v:rect id="Horizontal Line 29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7203B95" w14:textId="77777777" w:rsidR="00AD6FED" w:rsidRDefault="00AD6FED" w:rsidP="00A46465">
      <w:pPr>
        <w:spacing w:after="0" w:line="240" w:lineRule="auto"/>
      </w:pPr>
    </w:p>
    <w:p w14:paraId="27136A28" w14:textId="77777777" w:rsidR="00AD6FED" w:rsidRPr="00A46465" w:rsidRDefault="00AD6FED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8E4A8E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STAGE 2</w:t>
      </w:r>
    </w:p>
    <w:p w14:paraId="1CCF22D3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 the Platform</w:t>
      </w:r>
    </w:p>
    <w:p w14:paraId="5177A815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Connectivity alone generates limited value. Intelligence emerges when networks are paired with intelligent software platforms.</w:t>
      </w:r>
    </w:p>
    <w:p w14:paraId="767806A4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Konecta builds custom platforms that capture and process real-time network data, enabling organisations to understand how users interact with their digital environments.</w:t>
      </w:r>
    </w:p>
    <w:p w14:paraId="75A3B9AF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These platforms integrate APIs, analytics pipelines, and software systems capable of capturing behavioural data, usage patterns, and operational signals across large-scale environments.</w:t>
      </w:r>
    </w:p>
    <w:p w14:paraId="2517755F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13AD4B2">
          <v:rect id="Horizontal Line 30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FFE8EAA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3</w:t>
      </w:r>
    </w:p>
    <w:p w14:paraId="33B3B85F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Generate Data &amp; Analytics</w:t>
      </w:r>
    </w:p>
    <w:p w14:paraId="10B4D939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Once captured, network data becomes a powerful strategic resource.</w:t>
      </w:r>
    </w:p>
    <w:p w14:paraId="04FE28D7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Konecta's analytics platforms transform raw data into actionable insights that enable organisations to make faster and more informed decisions.</w:t>
      </w:r>
    </w:p>
    <w:p w14:paraId="25717E5F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Through advanced analytics, clients gain visibility into customer behaviour, location intelligence, network performance, and service usage trends.</w:t>
      </w:r>
    </w:p>
    <w:p w14:paraId="0E09DA2E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These insights enable organisations to optimise operations, personalise customer engagement, and identify new commercial opportunities.</w:t>
      </w:r>
    </w:p>
    <w:p w14:paraId="2B03DE1F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4F58686">
          <v:rect id="Horizontal Line 31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E6D02B5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4</w:t>
      </w:r>
    </w:p>
    <w:p w14:paraId="470DC37A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Enable Value Creation</w:t>
      </w:r>
    </w:p>
    <w:p w14:paraId="76110478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The final stage of Konecta's model converts insight into measurable business value.</w:t>
      </w:r>
    </w:p>
    <w:p w14:paraId="05E5780B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Through value-added services and digital platforms, clients can monetise connectivity, automate customer engagement, and introduce new digital products and services.</w:t>
      </w:r>
    </w:p>
    <w:p w14:paraId="4F3AE8A1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This includes monetised portals, targeted digital engagement, operator integrations, content delivery platforms, and AI-driven decision systems.</w:t>
      </w:r>
    </w:p>
    <w:p w14:paraId="21FB4FE4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result is a shift from </w:t>
      </w:r>
      <w:r w:rsidRPr="00A464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connectivity as a cost centre to connectivity as a strategic growth engine.</w:t>
      </w:r>
    </w:p>
    <w:p w14:paraId="4134AAC8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31BE49A">
          <v:rect id="Horizontal Line 32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C88830A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VALUE-ADDED SERVICES PANEL</w:t>
      </w:r>
    </w:p>
    <w:p w14:paraId="3C17DBF1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HEADLINE</w:t>
      </w:r>
    </w:p>
    <w:p w14:paraId="7A5D8710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From Infrastructure to Revenue Intelligence</w:t>
      </w:r>
    </w:p>
    <w:p w14:paraId="71135AD5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BODY COPY</w:t>
      </w:r>
    </w:p>
    <w:p w14:paraId="0E909E7C" w14:textId="77777777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CBFF45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Traditional infrastructure providers focus on deployment.</w:t>
      </w:r>
    </w:p>
    <w:p w14:paraId="5D1CAD53" w14:textId="77777777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CBFF45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Konecta focuses on outcom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es.</w:t>
      </w:r>
    </w:p>
    <w:p w14:paraId="30321E6C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By integrating network infrastructure with data platforms and digital services, we enable organisations to unlock the full economic value of their connectivity investments.</w:t>
      </w:r>
    </w:p>
    <w:p w14:paraId="0DC5E3D6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Our approach ensures that every network becomes a platform for data intelligence, customer engagement, and digital service innovation.</w:t>
      </w:r>
    </w:p>
    <w:p w14:paraId="7BC250F8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02306C8">
          <v:rect id="Horizontal Line 33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8A93E31" w14:textId="2796E256" w:rsidR="00A46465" w:rsidRPr="00A46465" w:rsidRDefault="00A46465" w:rsidP="0CBFF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· MICROSOFT</w:t>
      </w:r>
      <w:r w:rsidR="004269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A46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PARTNERSHIP</w:t>
      </w:r>
      <w:commentRangeStart w:id="0"/>
      <w:commentRangeEnd w:id="0"/>
      <w:r w:rsidRPr="00A46465">
        <w:rPr>
          <w:rStyle w:val="CommentReference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commentReference w:id="0"/>
      </w:r>
    </w:p>
    <w:p w14:paraId="3FC3C0A2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EYEBROW</w:t>
      </w:r>
    </w:p>
    <w:p w14:paraId="53C1D0BB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Microsoft Partnership</w:t>
      </w:r>
    </w:p>
    <w:p w14:paraId="4D717385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HEADLINE</w:t>
      </w:r>
    </w:p>
    <w:p w14:paraId="14698A23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Delivering the Microsoft Ecosystem Across Africa</w:t>
      </w:r>
    </w:p>
    <w:p w14:paraId="2FE52BDF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BODY COPY</w:t>
      </w:r>
    </w:p>
    <w:p w14:paraId="05D0C49C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Konecta is an authorised Microsoft Partner delivering enterprise-grade cloud, productivity, security, and AI solutions to organisations across Africa.</w:t>
      </w:r>
    </w:p>
    <w:p w14:paraId="351349CC" w14:textId="76612C49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Through this partnership, clients</w:t>
      </w:r>
      <w:r w:rsidR="00426979">
        <w:rPr>
          <w:rFonts w:ascii="Times New Roman" w:eastAsia="Times New Roman" w:hAnsi="Times New Roman" w:cs="Times New Roman"/>
          <w:kern w:val="0"/>
          <w14:ligatures w14:val="none"/>
        </w:rPr>
        <w:t xml:space="preserve"> gain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 access to Microsoft's full technology ecosystem</w:t>
      </w:r>
      <w:r w:rsidR="00426979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including Azure cloud infrastructure, Microsoft 365 productivity environments, enterprise security platforms, and advanced AI solutions such as Microsoft Copilot.</w:t>
      </w:r>
    </w:p>
    <w:p w14:paraId="4002E8A2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Our teams guide organisations through the entire transformation journey, from cloud migration and infrastructure modernisation to AI adoption and advanced analytics.</w:t>
      </w:r>
    </w:p>
    <w:p w14:paraId="4AA35A4E" w14:textId="3D2827B5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With deep experience in African regulatory environments, Konecta ensures that organisations can adopt global technology platforms while </w:t>
      </w:r>
      <w:r w:rsidR="00426979">
        <w:rPr>
          <w:rFonts w:ascii="Times New Roman" w:eastAsia="Times New Roman" w:hAnsi="Times New Roman" w:cs="Times New Roman"/>
          <w:kern w:val="0"/>
          <w14:ligatures w14:val="none"/>
        </w:rPr>
        <w:t>remaining compliant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26979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local governance frameworks.</w:t>
      </w:r>
    </w:p>
    <w:p w14:paraId="77CC38CD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715A487">
          <v:rect id="Horizontal Line 34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0AC01D6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· SERVICES</w:t>
      </w:r>
    </w:p>
    <w:p w14:paraId="11CF6834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EYEBROW</w:t>
      </w:r>
    </w:p>
    <w:p w14:paraId="5CDD574C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What We Do</w:t>
      </w:r>
    </w:p>
    <w:p w14:paraId="326AF898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HEADLINE</w:t>
      </w:r>
    </w:p>
    <w:p w14:paraId="4CCFADF8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Six Pillars of Digital Infrastructure</w:t>
      </w:r>
    </w:p>
    <w:p w14:paraId="5651D943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</w:t>
      </w:r>
    </w:p>
    <w:p w14:paraId="1D08B4D6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Konecta delivers integrated capabilities that span the full digital infrastructure lifecycle.</w:t>
      </w:r>
    </w:p>
    <w:p w14:paraId="720E32E2" w14:textId="5489E360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Our services combine telecoms engineering, enterprise technology expertise, and strategic </w:t>
      </w:r>
      <w:r w:rsidR="00426979">
        <w:rPr>
          <w:rFonts w:ascii="Times New Roman" w:eastAsia="Times New Roman" w:hAnsi="Times New Roman" w:cs="Times New Roman"/>
          <w:kern w:val="0"/>
          <w14:ligatures w14:val="none"/>
        </w:rPr>
        <w:t xml:space="preserve">consulting - 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enabling organisations to design, deploy, and operate intelligent digital systems at scale.</w:t>
      </w:r>
    </w:p>
    <w:p w14:paraId="25C2EA56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EAE0120">
          <v:rect id="Horizontal Line 35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1A49DD0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1</w:t>
      </w:r>
    </w:p>
    <w:p w14:paraId="634713B8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WiFi-as-a-Service &amp; Network Infrastructure</w:t>
      </w:r>
    </w:p>
    <w:p w14:paraId="38CC6DE9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Konecta designs, deploys, and manages wireless infrastructure that delivers reliable connectivity across enterprise campuses, public environments, and municipal networks.</w:t>
      </w:r>
    </w:p>
    <w:p w14:paraId="15A144FC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Our WiFi-as-a-Service model combines network deployment with advanced analytics platforms, enabling organisations to capture valuable data and deliver enhanced digital services.</w:t>
      </w:r>
    </w:p>
    <w:p w14:paraId="66E03A02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4743D41">
          <v:rect id="Horizontal Line 36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31E3CFD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SERVICE 2</w:t>
      </w:r>
    </w:p>
    <w:p w14:paraId="7A167CB7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Managed IT &amp; Microsoft Cloud</w:t>
      </w:r>
    </w:p>
    <w:p w14:paraId="4BBB6B45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We deliver end-to-end IT infrastructure services powered by Microsoft technologies.</w:t>
      </w:r>
    </w:p>
    <w:p w14:paraId="700F1A65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Our services include Azure architecture, hybrid cloud deployment, managed environments, and enterprise-grade support.</w:t>
      </w:r>
    </w:p>
    <w:p w14:paraId="0E7476DA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Through proactive monitoring and cloud optimisation, we ensure that organisations operate secure and scalable technology environments.</w:t>
      </w:r>
    </w:p>
    <w:p w14:paraId="25003ABA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0EC3CB6">
          <v:rect id="Horizontal Line 37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4D9A786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3</w:t>
      </w:r>
    </w:p>
    <w:p w14:paraId="7CFC6AC3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AI Adoption &amp; Digital Transformation</w:t>
      </w:r>
    </w:p>
    <w:p w14:paraId="7A98A5AF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Artificial intelligence is reshaping how organisations operate and compete.</w:t>
      </w:r>
    </w:p>
    <w:p w14:paraId="4D192B86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Konecta helps clients move beyond experimentation toward practical AI deployment, including Microsoft Copilot implementation, intelligent automation, and AI-enabled decision systems.</w:t>
      </w:r>
    </w:p>
    <w:p w14:paraId="59A7A4BF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Our approach ensures that AI delivers measurable operational and strategic value.</w:t>
      </w:r>
    </w:p>
    <w:p w14:paraId="0F6810E7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A0CF8EB">
          <v:rect id="Horizontal Line 38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65D1568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4</w:t>
      </w:r>
    </w:p>
    <w:p w14:paraId="5C0B060E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Platform &amp; Software Development</w:t>
      </w:r>
    </w:p>
    <w:p w14:paraId="2DF427AC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Modern organisations require integrated digital platforms capable of connecting systems, data, and users.</w:t>
      </w:r>
    </w:p>
    <w:p w14:paraId="0AA2AA22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Konecta develops custom enterprise platforms, mobile applications, APIs, and data environments designed to scale across complex technology ecosystems.</w:t>
      </w:r>
    </w:p>
    <w:p w14:paraId="1D659A1E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0BF8832">
          <v:rect id="Horizontal Line 39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DD63A7A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5</w:t>
      </w:r>
    </w:p>
    <w:p w14:paraId="7E8E4264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Telecoms &amp; Business Consulting</w:t>
      </w:r>
    </w:p>
    <w:p w14:paraId="329601FF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Konecta provides strategic advisory services to telecom operators, enterprises, and government institutions navigating digital transformation.</w:t>
      </w:r>
    </w:p>
    <w:p w14:paraId="3FD75D4B" w14:textId="4FE0C28F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Our consulting services include 5G strategy, infrastructure planning, regulatory engagement, technology investment strategy, </w:t>
      </w:r>
      <w:r w:rsidR="2BD6DE2C"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digital development strategy, Go-to market strategy 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and programme delivery.</w:t>
      </w:r>
    </w:p>
    <w:p w14:paraId="4422CEED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21A5811">
          <v:rect id="Horizontal Line 40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6693B49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6</w:t>
      </w:r>
    </w:p>
    <w:p w14:paraId="0E140330" w14:textId="30C59874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Digital Services &amp; </w:t>
      </w:r>
      <w:r w:rsidR="0231D17A" w:rsidRPr="00A46465">
        <w:rPr>
          <w:rFonts w:ascii="Times New Roman" w:eastAsia="Times New Roman" w:hAnsi="Times New Roman" w:cs="Times New Roman"/>
          <w:kern w:val="0"/>
          <w14:ligatures w14:val="none"/>
        </w:rPr>
        <w:t>OTT</w:t>
      </w:r>
      <w:r w:rsidR="7AED34F8"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 services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 Infrastructure</w:t>
      </w:r>
    </w:p>
    <w:p w14:paraId="30CB0D99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Digital entertainment and online platforms represent one of Africa's fastest-growing technology sectors.</w:t>
      </w:r>
    </w:p>
    <w:p w14:paraId="78D57328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Konecta supports this ecosystem through the development of network infrastructure, content delivery environments, and digital engagement platforms.</w:t>
      </w:r>
    </w:p>
    <w:p w14:paraId="2FAFB7CC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DF85B80">
          <v:rect id="Horizontal Line 4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32AE71A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· AI INFRASTRUCTURE &amp; FACTORY</w:t>
      </w:r>
    </w:p>
    <w:p w14:paraId="1FF089B1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HEADLINE</w:t>
      </w:r>
    </w:p>
    <w:p w14:paraId="69DF1C73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Enterprise AI. Built for Africa.</w:t>
      </w:r>
    </w:p>
    <w:p w14:paraId="2F534DC2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BODY COPY</w:t>
      </w:r>
    </w:p>
    <w:p w14:paraId="29DAC71F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Artificial intelligence will redefine how organisations operate across every sector.</w:t>
      </w:r>
    </w:p>
    <w:p w14:paraId="4915BA37" w14:textId="24734602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Konecta's AI Infrastructure &amp; Factory practice enables African enterprises and public sector organisations to deploy production-grade AI capabilities through a strategic partnership with </w:t>
      </w:r>
      <w:r w:rsidR="3DE65E6C" w:rsidRPr="00A46465">
        <w:rPr>
          <w:rFonts w:ascii="Times New Roman" w:eastAsia="Times New Roman" w:hAnsi="Times New Roman" w:cs="Times New Roman"/>
          <w:kern w:val="0"/>
          <w14:ligatures w14:val="none"/>
        </w:rPr>
        <w:t>our global technology partners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</w:p>
    <w:p w14:paraId="6195B488" w14:textId="00F30BD3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Konecta provides the network infrastructure, data environments, and market integration required to capture and process large-scale data. </w:t>
      </w:r>
      <w:r w:rsidR="097D7973"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provide the enterprise AI infrastructure, cloud platforms, and cybersecurity architecture required to operate these systems reliably.</w:t>
      </w:r>
    </w:p>
    <w:p w14:paraId="473BBC78" w14:textId="276BB071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Together, we deliver a fully integrated AI ecosystem </w:t>
      </w:r>
      <w:r w:rsidR="00426979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 enabling organisations to deploy machine learning models, automate complex processes, and extract insight from vast data environments.</w:t>
      </w:r>
    </w:p>
    <w:p w14:paraId="59BA131F" w14:textId="3FCD5D23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This approach ensures that AI adoption </w:t>
      </w:r>
      <w:r w:rsidR="004B50AE">
        <w:rPr>
          <w:rFonts w:ascii="Times New Roman" w:eastAsia="Times New Roman" w:hAnsi="Times New Roman" w:cs="Times New Roman"/>
          <w:kern w:val="0"/>
          <w14:ligatures w14:val="none"/>
        </w:rPr>
        <w:t xml:space="preserve">moves beyond 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experimenta</w:t>
      </w:r>
      <w:r w:rsidR="004B50AE">
        <w:rPr>
          <w:rFonts w:ascii="Times New Roman" w:eastAsia="Times New Roman" w:hAnsi="Times New Roman" w:cs="Times New Roman"/>
          <w:kern w:val="0"/>
          <w14:ligatures w14:val="none"/>
        </w:rPr>
        <w:t>tion into real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</w:t>
      </w:r>
      <w:r w:rsidR="004B50AE">
        <w:rPr>
          <w:rFonts w:ascii="Times New Roman" w:eastAsia="Times New Roman" w:hAnsi="Times New Roman" w:cs="Times New Roman"/>
          <w:kern w:val="0"/>
          <w14:ligatures w14:val="none"/>
        </w:rPr>
        <w:t xml:space="preserve"> deployment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7C69B2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D638FE2">
          <v:rect id="Horizontal Line 4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B4FF631" w14:textId="77777777" w:rsidR="00A46465" w:rsidRPr="00A46465" w:rsidRDefault="00000000" w:rsidP="0CBFF45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CC2A087">
          <v:rect id="Horizontal Line 4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5A489CB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· EVENTS</w:t>
      </w:r>
    </w:p>
    <w:p w14:paraId="24472257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HEADLINE</w:t>
      </w:r>
    </w:p>
    <w:p w14:paraId="57FD252B" w14:textId="77777777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Convening Africa's Technology Leaders</w:t>
      </w:r>
    </w:p>
    <w:p w14:paraId="2587B9FD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</w:t>
      </w:r>
    </w:p>
    <w:p w14:paraId="62F6F0CE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Technology transformation does not happen in isolation.</w:t>
      </w:r>
    </w:p>
    <w:p w14:paraId="3680FD22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Konecta convenes some of Africa's most influential technology platforms, bringing together CIOs, telecom operators, policymakers, and technology innovators to shape the future of digital infrastructure across the continent.</w:t>
      </w:r>
    </w:p>
    <w:p w14:paraId="0D7BC338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These events serve as strategic forums where leaders exchange insights, explore emerging technologies, and form partnerships that accelerate digital progress.</w:t>
      </w:r>
    </w:p>
    <w:p w14:paraId="5FFCE1DB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A534161">
          <v:rect id="Horizontal Line 4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3717657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· IMPACT</w:t>
      </w:r>
    </w:p>
    <w:p w14:paraId="32D58AAC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HEADLINE</w:t>
      </w:r>
    </w:p>
    <w:p w14:paraId="4535C2A0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Delivering Measurable Results</w:t>
      </w:r>
    </w:p>
    <w:p w14:paraId="3A783B4F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BODY COPY</w:t>
      </w:r>
    </w:p>
    <w:p w14:paraId="31880E9B" w14:textId="489E3FDB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Konecta's work is </w:t>
      </w:r>
      <w:r w:rsidR="00F530D0">
        <w:rPr>
          <w:rFonts w:ascii="Times New Roman" w:eastAsia="Times New Roman" w:hAnsi="Times New Roman" w:cs="Times New Roman"/>
          <w:kern w:val="0"/>
          <w14:ligatures w14:val="none"/>
        </w:rPr>
        <w:t>measured by real</w:t>
      </w:r>
      <w:r w:rsidRPr="00A46465">
        <w:rPr>
          <w:rFonts w:ascii="Times New Roman" w:eastAsia="Times New Roman" w:hAnsi="Times New Roman" w:cs="Times New Roman"/>
          <w:kern w:val="0"/>
          <w14:ligatures w14:val="none"/>
        </w:rPr>
        <w:t xml:space="preserve"> outcomes.</w:t>
      </w:r>
    </w:p>
    <w:p w14:paraId="4BA52008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Our projects deliver tangible improvements in connectivity, operational efficiency, digital engagement, and revenue generation.</w:t>
      </w:r>
    </w:p>
    <w:p w14:paraId="18CAB6F0" w14:textId="77777777" w:rsidR="00A46465" w:rsidRDefault="00A46465" w:rsidP="00A46465">
      <w:pPr>
        <w:spacing w:before="100" w:beforeAutospacing="1" w:after="100" w:afterAutospacing="1" w:line="240" w:lineRule="auto"/>
        <w:rPr>
          <w:ins w:id="2" w:author="Silas Matabane" w:date="2026-03-26T15:39:00Z" w16du:dateUtc="2026-03-26T13:39:00Z"/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From enterprise cloud transformations to municipal digital infrastructure programmes, we design solutions that generate long-term strategic impact for organisations and communities alike.</w:t>
      </w:r>
    </w:p>
    <w:p w14:paraId="35C6E479" w14:textId="77777777" w:rsidR="001655BB" w:rsidRDefault="001655BB" w:rsidP="00A46465">
      <w:pPr>
        <w:spacing w:before="100" w:beforeAutospacing="1" w:after="100" w:afterAutospacing="1" w:line="240" w:lineRule="auto"/>
        <w:rPr>
          <w:ins w:id="3" w:author="Silas Matabane" w:date="2026-03-26T15:39:00Z" w16du:dateUtc="2026-03-26T13:39:00Z"/>
          <w:rFonts w:ascii="Times New Roman" w:eastAsia="Times New Roman" w:hAnsi="Times New Roman" w:cs="Times New Roman"/>
          <w:kern w:val="0"/>
          <w14:ligatures w14:val="none"/>
        </w:rPr>
      </w:pPr>
    </w:p>
    <w:p w14:paraId="1FB2836A" w14:textId="77777777" w:rsidR="001655BB" w:rsidRDefault="001655BB" w:rsidP="00A46465">
      <w:pPr>
        <w:spacing w:before="100" w:beforeAutospacing="1" w:after="100" w:afterAutospacing="1" w:line="240" w:lineRule="auto"/>
        <w:rPr>
          <w:ins w:id="4" w:author="Silas Matabane" w:date="2026-03-26T15:39:00Z" w16du:dateUtc="2026-03-26T13:39:00Z"/>
          <w:rFonts w:ascii="Times New Roman" w:eastAsia="Times New Roman" w:hAnsi="Times New Roman" w:cs="Times New Roman"/>
          <w:kern w:val="0"/>
          <w14:ligatures w14:val="none"/>
        </w:rPr>
      </w:pPr>
    </w:p>
    <w:p w14:paraId="7FA4EB38" w14:textId="77777777" w:rsidR="001655BB" w:rsidRPr="00A46465" w:rsidRDefault="001655BB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8DB79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C996C10">
          <v:rect id="Horizontal Line 4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16872F9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· LEADERSHIP</w:t>
      </w:r>
    </w:p>
    <w:p w14:paraId="3F0F6EE8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HEADLINE</w:t>
      </w:r>
    </w:p>
    <w:p w14:paraId="4E1E99D0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Leadership With Deep Industry Expertise</w:t>
      </w:r>
    </w:p>
    <w:p w14:paraId="06FFB11C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BODY COPY</w:t>
      </w:r>
    </w:p>
    <w:p w14:paraId="1A3A2BE8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Konecta's leadership team combines decades of experience across telecommunications, enterprise technology, and public sector innovation.</w:t>
      </w:r>
    </w:p>
    <w:p w14:paraId="44B3279E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Through strong partnerships with global technology leaders and direct engagement with African governments and operators, the team brings a unique perspective on how digital infrastructure can accelerate economic development.</w:t>
      </w:r>
    </w:p>
    <w:p w14:paraId="2803A50D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Under the leadership of Founder and CEO Yandisa Sokhanyile, Konecta has evolved into a technology company focused on building the intelligent infrastructure that powers Africa's digital future.</w:t>
      </w:r>
    </w:p>
    <w:p w14:paraId="2EDFB698" w14:textId="77777777" w:rsidR="00A46465" w:rsidRPr="00A46465" w:rsidRDefault="00000000" w:rsidP="00A46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716C3BF">
          <v:rect id="Horizontal Lin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76CBB03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 · CONTACT CTA</w:t>
      </w:r>
    </w:p>
    <w:p w14:paraId="014F3B1C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HEADLINE</w:t>
      </w:r>
    </w:p>
    <w:p w14:paraId="579B4C8E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Build the Infrastructure That Powers Your Digital Future</w:t>
      </w:r>
    </w:p>
    <w:p w14:paraId="7BD4C3F1" w14:textId="77777777" w:rsidR="00A46465" w:rsidRPr="00A46465" w:rsidRDefault="00A46465" w:rsidP="00A4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BODY COPY</w:t>
      </w:r>
    </w:p>
    <w:p w14:paraId="2C6DF07C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Whether you are planning a digital transformation programme, deploying large-scale connectivity infrastructure, or exploring artificial intelligence adoption, Konecta provides the strategic expertise and technology partnerships required to deliver results.</w:t>
      </w:r>
    </w:p>
    <w:p w14:paraId="10AF8929" w14:textId="77777777" w:rsidR="00A46465" w:rsidRPr="00A46465" w:rsidRDefault="00A46465" w:rsidP="00A4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Our team works alongside clients to design and implement solutions that align with organisational objectives, regulatory environments, and long-term digital strategy.</w:t>
      </w:r>
    </w:p>
    <w:p w14:paraId="392DA1A4" w14:textId="3C7E70E5" w:rsidR="00A46465" w:rsidRPr="00A46465" w:rsidRDefault="00A46465" w:rsidP="0CBFF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465">
        <w:rPr>
          <w:rFonts w:ascii="Times New Roman" w:eastAsia="Times New Roman" w:hAnsi="Times New Roman" w:cs="Times New Roman"/>
          <w:kern w:val="0"/>
          <w14:ligatures w14:val="none"/>
        </w:rPr>
        <w:t>Start the conversation with Konecta</w:t>
      </w:r>
      <w:r w:rsidR="00F530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CDB442" w14:textId="77777777" w:rsidR="00F125CB" w:rsidRDefault="00F125CB"/>
    <w:sectPr w:rsidR="00F12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andisa Sokhanyile" w:date="2026-03-19T10:56:00Z" w:initials="YS">
    <w:p w14:paraId="076B5413" w14:textId="15F8575A" w:rsidR="00000000" w:rsidRDefault="00000000">
      <w:r>
        <w:annotationRef/>
      </w:r>
      <w:r>
        <w:fldChar w:fldCharType="begin"/>
      </w:r>
      <w:r>
        <w:instrText xml:space="preserve"> HYPERLINK "mailto:marketing@konecta.co.za"</w:instrText>
      </w:r>
      <w:bookmarkStart w:id="1" w:name="_@_D976B99A4BBB423C80B7CD73B460DC8BZ"/>
      <w:r>
        <w:fldChar w:fldCharType="separate"/>
      </w:r>
      <w:bookmarkEnd w:id="1"/>
      <w:r w:rsidRPr="15576C20">
        <w:rPr>
          <w:noProof/>
        </w:rPr>
        <w:t>@Nwabisa Vumazonke</w:t>
      </w:r>
      <w:r>
        <w:fldChar w:fldCharType="end"/>
      </w:r>
      <w:r w:rsidRPr="30EDE853">
        <w:t xml:space="preserve"> I would like to reframe the highlighted part. in yellow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6B541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C70216" w16cex:dateUtc="2026-03-19T08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6B5413" w16cid:durableId="63C702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ndisa Sokhanyile">
    <w15:presenceInfo w15:providerId="AD" w15:userId="S::yandisa@konecta.co.za::ebf5608b-2d02-4f62-8586-fe4372675d18"/>
  </w15:person>
  <w15:person w15:author="Silas Matabane">
    <w15:presenceInfo w15:providerId="AD" w15:userId="S::support@konecta.co.za::30ca77af-c10e-4485-9c27-1ab7560023c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465"/>
    <w:rsid w:val="001655BB"/>
    <w:rsid w:val="001A52F6"/>
    <w:rsid w:val="001B25C5"/>
    <w:rsid w:val="001C6FE9"/>
    <w:rsid w:val="00271FF6"/>
    <w:rsid w:val="00426979"/>
    <w:rsid w:val="004704D2"/>
    <w:rsid w:val="004B0DA5"/>
    <w:rsid w:val="004B50AE"/>
    <w:rsid w:val="005E4D7A"/>
    <w:rsid w:val="0068225F"/>
    <w:rsid w:val="00912D7B"/>
    <w:rsid w:val="00991C92"/>
    <w:rsid w:val="00A46465"/>
    <w:rsid w:val="00AD6FED"/>
    <w:rsid w:val="00C07AF5"/>
    <w:rsid w:val="00D617EA"/>
    <w:rsid w:val="00E74F79"/>
    <w:rsid w:val="00F125CB"/>
    <w:rsid w:val="00F530D0"/>
    <w:rsid w:val="0231D17A"/>
    <w:rsid w:val="097D7973"/>
    <w:rsid w:val="0CBFF455"/>
    <w:rsid w:val="1A11A296"/>
    <w:rsid w:val="2BD6DE2C"/>
    <w:rsid w:val="3DE65E6C"/>
    <w:rsid w:val="43870B33"/>
    <w:rsid w:val="4493AF8A"/>
    <w:rsid w:val="5667FF41"/>
    <w:rsid w:val="69A598FF"/>
    <w:rsid w:val="6F4776BA"/>
    <w:rsid w:val="7AED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5C312C00"/>
  <w15:chartTrackingRefBased/>
  <w15:docId w15:val="{F6FDF43E-66E2-4748-9979-2618B114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6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6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4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6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46465"/>
  </w:style>
  <w:style w:type="character" w:styleId="Strong">
    <w:name w:val="Strong"/>
    <w:basedOn w:val="DefaultParagraphFont"/>
    <w:uiPriority w:val="22"/>
    <w:qFormat/>
    <w:rsid w:val="00A46465"/>
    <w:rPr>
      <w:b/>
      <w:bCs/>
    </w:rPr>
  </w:style>
  <w:style w:type="paragraph" w:styleId="Revision">
    <w:name w:val="Revision"/>
    <w:hidden/>
    <w:uiPriority w:val="99"/>
    <w:semiHidden/>
    <w:rsid w:val="005E4D7A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1712</Words>
  <Characters>9765</Characters>
  <Application>Microsoft Office Word</Application>
  <DocSecurity>0</DocSecurity>
  <Lines>81</Lines>
  <Paragraphs>22</Paragraphs>
  <ScaleCrop>false</ScaleCrop>
  <Company/>
  <LinksUpToDate>false</LinksUpToDate>
  <CharactersWithSpaces>11455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Yandisa Sokhanyile</dc:creator>
  <cp:keywords/>
  <dc:description/>
  <cp:lastModifiedBy>Silas Matabane</cp:lastModifiedBy>
  <cp:revision>4</cp:revision>
  <dcterms:created xsi:type="dcterms:W3CDTF">2026-03-12T09:40:00Z</dcterms:created>
  <dcterms:modified xsi:type="dcterms:W3CDTF">2026-03-26T13:39:00Z</dcterms:modified>
</cp:coreProperties>
</file>